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BAF" w:rsidRDefault="00674BAF" w:rsidP="00E16A86">
      <w:pPr>
        <w:pStyle w:val="Corpodetexto"/>
        <w:spacing w:line="360" w:lineRule="auto"/>
      </w:pPr>
      <w:r>
        <w:rPr>
          <w:b/>
          <w:bCs/>
          <w:color w:val="000000"/>
        </w:rPr>
        <w:t>EXCELENTÍSSIMO SENHOR DOUTOR JUIZ DE DIREITO DA ... ª VARA DO JÚRI DO ESTADO DE ....................</w:t>
      </w: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E16A86" w:rsidRDefault="00E16A86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pStyle w:val="Corpodetexto2"/>
        <w:spacing w:line="360" w:lineRule="auto"/>
        <w:ind w:firstLine="2835"/>
        <w:jc w:val="both"/>
        <w:rPr>
          <w:color w:val="000000"/>
        </w:rPr>
      </w:pPr>
      <w:r>
        <w:rPr>
          <w:color w:val="000000"/>
        </w:rPr>
        <w:t xml:space="preserve">...................…………..... (nome completo), já devidamente qualificado nos autos do processo crime que lhe move a D. Justiça Pública, por seu Advogado, vem, respeitosamente à presença de Vossa Excelência, tempestivamente, requerer se digne RECONSIDERAR a r. decisão que o pronunciou, ou se esse não for o entendimento de Vossa Excelência, que receba como </w:t>
      </w:r>
      <w:r w:rsidR="0067691D">
        <w:rPr>
          <w:b/>
          <w:caps/>
        </w:rPr>
        <w:t>RECURSO EM SENTIDO ESTRITO</w:t>
      </w:r>
      <w:r w:rsidR="0024690E">
        <w:t xml:space="preserve"> </w:t>
      </w:r>
      <w:r>
        <w:rPr>
          <w:color w:val="000000"/>
        </w:rPr>
        <w:t xml:space="preserve">nos termos do artigo </w:t>
      </w:r>
      <w:r w:rsidR="0067691D">
        <w:rPr>
          <w:color w:val="000000"/>
        </w:rPr>
        <w:t>581, IV</w:t>
      </w:r>
      <w:r w:rsidR="0024690E">
        <w:rPr>
          <w:color w:val="000000"/>
        </w:rPr>
        <w:t xml:space="preserve"> </w:t>
      </w:r>
      <w:r>
        <w:rPr>
          <w:color w:val="000000"/>
        </w:rPr>
        <w:t>do Código de Processo Penal, apresentando desde logo as razões do inconformismo.</w:t>
      </w: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Termos em que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Pede Deferimento.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............., ...... de .................... de ..........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(local e data)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..................................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Advogado (nome)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OAB/.... nº ................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pStyle w:val="Corpodetexto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RAZÕES DE RECURSO</w:t>
      </w:r>
    </w:p>
    <w:p w:rsidR="00674BAF" w:rsidRDefault="00674BAF">
      <w:pPr>
        <w:pStyle w:val="Corpodetexto"/>
        <w:spacing w:line="360" w:lineRule="auto"/>
        <w:jc w:val="center"/>
        <w:rPr>
          <w:b/>
          <w:bCs/>
          <w:color w:val="000000"/>
        </w:rPr>
      </w:pPr>
    </w:p>
    <w:p w:rsidR="00674BAF" w:rsidRDefault="00674BAF">
      <w:pPr>
        <w:pStyle w:val="Corpodetexto"/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PROCESSO Nº ..........</w:t>
      </w:r>
    </w:p>
    <w:p w:rsidR="00674BAF" w:rsidRDefault="00674BAF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RECORRENTE:...........</w:t>
      </w:r>
    </w:p>
    <w:p w:rsidR="00674BAF" w:rsidRDefault="00674BAF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RECORRIDO: JUSTIÇA PÚBLICA</w:t>
      </w:r>
    </w:p>
    <w:p w:rsidR="00674BAF" w:rsidRDefault="00674BAF">
      <w:pPr>
        <w:spacing w:line="360" w:lineRule="auto"/>
        <w:ind w:firstLine="2835"/>
        <w:jc w:val="both"/>
        <w:rPr>
          <w:b/>
          <w:bCs/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b/>
          <w:bCs/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b/>
          <w:bCs/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EGRÉGIO TRIBUNAL,</w:t>
      </w:r>
    </w:p>
    <w:p w:rsidR="00674BAF" w:rsidRDefault="00674BAF">
      <w:pPr>
        <w:spacing w:line="360" w:lineRule="auto"/>
        <w:ind w:firstLine="198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COLENDA CÂMARA,</w:t>
      </w:r>
    </w:p>
    <w:p w:rsidR="00674BAF" w:rsidRDefault="00674BAF">
      <w:pPr>
        <w:spacing w:line="360" w:lineRule="auto"/>
        <w:ind w:firstLine="198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DOUTOS JULGADORES.</w:t>
      </w: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pStyle w:val="Corpodetexto"/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O Recorrente, não se conformando com a decisão proferida pelo MM Juiz da Vara do Júri da ........., vem, respeitosamente, à honrosa presença de Vossas Excelências, impugnar que se dignem de REFORMAR a r. decisão, pelas razões de fato e de direito que passa a expor:</w:t>
      </w: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I – O Recorrente foi pronunciado pelo Juiz da Vara do Júri de......., por infração ao artigo 121,</w:t>
      </w:r>
      <w:r>
        <w:rPr>
          <w:i/>
          <w:iCs/>
          <w:color w:val="000000"/>
        </w:rPr>
        <w:t xml:space="preserve"> caput</w:t>
      </w:r>
      <w:r>
        <w:rPr>
          <w:color w:val="000000"/>
        </w:rPr>
        <w:t>, do Código Penal.</w:t>
      </w:r>
    </w:p>
    <w:p w:rsidR="00674BAF" w:rsidRDefault="00674BAF">
      <w:pPr>
        <w:pStyle w:val="Corpodetexto2"/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pStyle w:val="Corpodetexto2"/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Consta dos autos que o Requerente foi abordado por ........., que tem vasta folha de antecedentes criminais, sendo subjugado para entregar o dinheiro que acabara de retirar da agência bancária.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Segundo as testemunhas, ............. conseguiu tomar a arma de .........., ocorrendo o disparo que ocasionou sua morte.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 xml:space="preserve">Segundos após ser desarmado, ......., ainda sacou de um </w:t>
      </w:r>
      <w:r>
        <w:rPr>
          <w:color w:val="000000"/>
        </w:rPr>
        <w:lastRenderedPageBreak/>
        <w:t>estilete que portava, vindo em direção de ...........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II – O Recorrente agiu repelindo injusta agressão, pois se encontrava em perigo.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Usou moderadamente dos meios numa reação imediata, visando defender e proteger seu patrimônio e sua própria vida.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As testemunhas dos fatos vieram a fortalecer a atitude do recorrente em legítima defesa.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Desse modo, nas circunstâncias em que ocorreram os fatos, o comportamento de ................ é totalmente atípico em razão de uma condição que exclui a ilicitude.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Tanto é verdadeira essa acepção dos fatos que, à luz do Código Penal, ela não é tida como crime, como diz o artigo 23:</w:t>
      </w:r>
    </w:p>
    <w:p w:rsidR="00674BAF" w:rsidRDefault="00674BAF">
      <w:pPr>
        <w:spacing w:line="360" w:lineRule="auto"/>
        <w:ind w:left="1701" w:right="1134"/>
        <w:jc w:val="both"/>
        <w:rPr>
          <w:i/>
          <w:iCs/>
          <w:color w:val="000000"/>
        </w:rPr>
      </w:pPr>
    </w:p>
    <w:p w:rsidR="00674BAF" w:rsidRDefault="00674BAF">
      <w:pPr>
        <w:spacing w:line="360" w:lineRule="auto"/>
        <w:ind w:left="1701" w:right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“Não há crime quando o agente pratica o fato:</w:t>
      </w:r>
    </w:p>
    <w:p w:rsidR="00674BAF" w:rsidRDefault="00674BAF">
      <w:pPr>
        <w:spacing w:line="360" w:lineRule="auto"/>
        <w:ind w:left="1701" w:right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– ...........</w:t>
      </w:r>
    </w:p>
    <w:p w:rsidR="00674BAF" w:rsidRDefault="00674BAF">
      <w:pPr>
        <w:spacing w:line="360" w:lineRule="auto"/>
        <w:ind w:left="1701" w:right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II – em legítima defesa;</w:t>
      </w:r>
    </w:p>
    <w:p w:rsidR="00674BAF" w:rsidRDefault="00674BAF">
      <w:pPr>
        <w:spacing w:line="360" w:lineRule="auto"/>
        <w:ind w:left="1701" w:right="1134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II – ............”.</w:t>
      </w: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E mais, a lei penal vigente preceitua no artigo 25: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pStyle w:val="Textoembloco"/>
        <w:spacing w:line="360" w:lineRule="auto"/>
        <w:ind w:left="1985" w:right="170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“Entende-se em legítima defesa, quem, usando moderadamente dos meios necessários, repele injusta agressão, atual ou iminente, a direito seu ou de outrem”.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Assim, vê-se que estão presentes os requisitos objetivos que autorizam a aplicação do preceito legal da exclusão da ilicitude pela condição da legítima defesa.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No mesmo sentido, tem entendido a jurisprudência: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“..................... ………………........”. (</w:t>
      </w:r>
      <w:r>
        <w:rPr>
          <w:i/>
          <w:iCs/>
          <w:color w:val="000000"/>
        </w:rPr>
        <w:t>copiar jurisprudência aplicável</w:t>
      </w:r>
      <w:r>
        <w:rPr>
          <w:color w:val="000000"/>
        </w:rPr>
        <w:t>)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 xml:space="preserve">III – Diante do exposto, requer seja dado provimento ao presente recurso, reformando </w:t>
      </w:r>
      <w:r>
        <w:rPr>
          <w:i/>
          <w:iCs/>
          <w:color w:val="000000"/>
        </w:rPr>
        <w:t>in totum</w:t>
      </w:r>
      <w:r>
        <w:rPr>
          <w:color w:val="000000"/>
        </w:rPr>
        <w:t xml:space="preserve"> a decisão ora impugnada, para fins de ABSOLVER SUMARIAMENTE o Requerente com fundamento no artigo 41</w:t>
      </w:r>
      <w:r w:rsidR="0067691D">
        <w:rPr>
          <w:color w:val="000000"/>
        </w:rPr>
        <w:t>4</w:t>
      </w:r>
      <w:r>
        <w:rPr>
          <w:color w:val="000000"/>
        </w:rPr>
        <w:t xml:space="preserve"> do Código de Processo Penal, como medida de inteira Justiça!</w:t>
      </w:r>
    </w:p>
    <w:p w:rsidR="00674BAF" w:rsidRDefault="00674BAF">
      <w:pPr>
        <w:spacing w:line="360" w:lineRule="auto"/>
        <w:ind w:firstLine="283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Nestes Termos,</w:t>
      </w:r>
    </w:p>
    <w:p w:rsidR="00674BAF" w:rsidRDefault="00674BAF">
      <w:pPr>
        <w:spacing w:line="360" w:lineRule="auto"/>
        <w:ind w:firstLine="1985"/>
        <w:jc w:val="both"/>
        <w:rPr>
          <w:color w:val="000000"/>
        </w:rPr>
      </w:pPr>
      <w:r>
        <w:rPr>
          <w:color w:val="000000"/>
        </w:rPr>
        <w:t>Pede deferimento.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........., .... de ................ de 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(local e data)</w:t>
      </w: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......................................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Advogado (nome).........</w:t>
      </w:r>
    </w:p>
    <w:p w:rsidR="00674BAF" w:rsidRDefault="00674BAF">
      <w:pPr>
        <w:spacing w:line="360" w:lineRule="auto"/>
        <w:ind w:firstLine="1985"/>
        <w:rPr>
          <w:color w:val="000000"/>
        </w:rPr>
      </w:pPr>
      <w:r>
        <w:rPr>
          <w:color w:val="000000"/>
        </w:rPr>
        <w:t>OAB/.... nº .....................</w:t>
      </w:r>
    </w:p>
    <w:sectPr w:rsidR="00674B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4E56" w:rsidRDefault="00664E56" w:rsidP="00664E56">
      <w:r>
        <w:separator/>
      </w:r>
    </w:p>
  </w:endnote>
  <w:endnote w:type="continuationSeparator" w:id="0">
    <w:p w:rsidR="00664E56" w:rsidRDefault="00664E56" w:rsidP="00664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Default="00664E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Pr="00664E56" w:rsidRDefault="00664E56" w:rsidP="00664E56">
    <w:pPr>
      <w:pStyle w:val="Rodap"/>
      <w:jc w:val="center"/>
      <w:rPr>
        <w:color w:val="000000"/>
        <w:rPrChange w:id="3" w:author="Anderson Chile" w:date="2023-11-05T18:25:00Z">
          <w:rPr/>
        </w:rPrChange>
      </w:rPr>
      <w:pPrChange w:id="4" w:author="Anderson Chile" w:date="2023-11-05T18:25:00Z">
        <w:pPr>
          <w:pStyle w:val="Rodap"/>
        </w:pPr>
      </w:pPrChange>
    </w:pPr>
    <w:ins w:id="5" w:author="Anderson Chile" w:date="2023-11-05T18:25:00Z">
      <w:r>
        <w:rPr>
          <w:color w:val="000000"/>
        </w:rPr>
        <w:t>Documento Oficial do site: peticaoemword.com.br</w:t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Default="00664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4E56" w:rsidRDefault="00664E56" w:rsidP="00664E56">
      <w:r>
        <w:separator/>
      </w:r>
    </w:p>
  </w:footnote>
  <w:footnote w:type="continuationSeparator" w:id="0">
    <w:p w:rsidR="00664E56" w:rsidRDefault="00664E56" w:rsidP="00664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Default="00664E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Pr="00664E56" w:rsidRDefault="00664E56" w:rsidP="00664E56">
    <w:pPr>
      <w:pStyle w:val="Cabealho"/>
      <w:jc w:val="center"/>
      <w:rPr>
        <w:color w:val="000000"/>
        <w:rPrChange w:id="0" w:author="Anderson Chile" w:date="2023-11-05T18:25:00Z">
          <w:rPr/>
        </w:rPrChange>
      </w:rPr>
      <w:pPrChange w:id="1" w:author="Anderson Chile" w:date="2023-11-05T18:25:00Z">
        <w:pPr>
          <w:pStyle w:val="Cabealho"/>
        </w:pPr>
      </w:pPrChange>
    </w:pPr>
    <w:ins w:id="2" w:author="Anderson Chile" w:date="2023-11-05T18:25:00Z">
      <w:r>
        <w:rPr>
          <w:color w:val="000000"/>
        </w:rPr>
        <w:t>peticaoemword.com.br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4E56" w:rsidRDefault="00664E56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erson Chile">
    <w15:presenceInfo w15:providerId="Windows Live" w15:userId="a3ca943d682d94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BAF"/>
    <w:rsid w:val="0000018F"/>
    <w:rsid w:val="0024690E"/>
    <w:rsid w:val="00664E56"/>
    <w:rsid w:val="00674BAF"/>
    <w:rsid w:val="0067691D"/>
    <w:rsid w:val="0094087A"/>
    <w:rsid w:val="009430A7"/>
    <w:rsid w:val="009D1934"/>
    <w:rsid w:val="00B6778E"/>
    <w:rsid w:val="00C7799E"/>
    <w:rsid w:val="00E16A86"/>
    <w:rsid w:val="00EF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3E3E4-79CA-44B6-904B-D9EF8DE7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">
    <w:name w:val="Body Text"/>
    <w:basedOn w:val="Default"/>
    <w:next w:val="Default"/>
    <w:link w:val="CorpodetextoChar"/>
    <w:rPr>
      <w:color w:val="auto"/>
    </w:rPr>
  </w:style>
  <w:style w:type="character" w:customStyle="1" w:styleId="CorpodetextoChar">
    <w:name w:val="Corpo de texto Char"/>
    <w:basedOn w:val="Fontepargpadro"/>
    <w:link w:val="Corpodetexto"/>
    <w:semiHidden/>
    <w:locked/>
    <w:rPr>
      <w:rFonts w:ascii="Arial" w:hAnsi="Arial" w:cs="Arial"/>
      <w:sz w:val="24"/>
      <w:szCs w:val="24"/>
    </w:rPr>
  </w:style>
  <w:style w:type="paragraph" w:customStyle="1" w:styleId="espaco">
    <w:name w:val="espaco"/>
    <w:basedOn w:val="Default"/>
    <w:next w:val="Default"/>
    <w:pPr>
      <w:spacing w:before="4600"/>
    </w:pPr>
    <w:rPr>
      <w:color w:val="auto"/>
    </w:rPr>
  </w:style>
  <w:style w:type="paragraph" w:styleId="Corpodetexto2">
    <w:name w:val="Body Text 2"/>
    <w:basedOn w:val="Default"/>
    <w:next w:val="Default"/>
    <w:link w:val="Corpodetexto2Char"/>
    <w:rPr>
      <w:color w:val="auto"/>
    </w:rPr>
  </w:style>
  <w:style w:type="character" w:customStyle="1" w:styleId="Corpodetexto2Char">
    <w:name w:val="Corpo de texto 2 Char"/>
    <w:basedOn w:val="Fontepargpadro"/>
    <w:link w:val="Corpodetexto2"/>
    <w:semiHidden/>
    <w:locked/>
    <w:rPr>
      <w:rFonts w:ascii="Arial" w:hAnsi="Arial" w:cs="Arial"/>
      <w:sz w:val="24"/>
      <w:szCs w:val="24"/>
    </w:rPr>
  </w:style>
  <w:style w:type="paragraph" w:styleId="Textoembloco">
    <w:name w:val="Block Text"/>
    <w:basedOn w:val="Default"/>
    <w:next w:val="Default"/>
    <w:rPr>
      <w:color w:val="auto"/>
    </w:rPr>
  </w:style>
  <w:style w:type="paragraph" w:styleId="Textodebalo">
    <w:name w:val="Balloon Text"/>
    <w:basedOn w:val="Normal"/>
    <w:semiHidden/>
    <w:rsid w:val="00E16A86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C7799E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rsid w:val="00664E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64E56"/>
    <w:rPr>
      <w:rFonts w:ascii="Arial" w:hAnsi="Arial" w:cs="Arial"/>
      <w:sz w:val="24"/>
      <w:szCs w:val="24"/>
    </w:rPr>
  </w:style>
  <w:style w:type="paragraph" w:styleId="Rodap">
    <w:name w:val="footer"/>
    <w:basedOn w:val="Normal"/>
    <w:link w:val="RodapChar"/>
    <w:rsid w:val="00664E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64E56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Modelos e Peties</vt:lpstr>
    </vt:vector>
  </TitlesOfParts>
  <Company>TimeCafe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e Peties</dc:title>
  <dc:subject/>
  <dc:creator>Editora Rideel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